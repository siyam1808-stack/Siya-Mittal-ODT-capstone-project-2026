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spacing w:before="322" w:after="322"/>
      </w:pPr>
      <w:del w:id="0" w:date="2026-04-06T16:05:30Z" w:author="Siya Mittal">
        <w:r>
          <w:rPr>
            <w:rFonts w:ascii="Aptos Display" w:cs="Aptos Display" w:hAnsi="Aptos Display" w:eastAsia="Aptos Display"/>
            <w:i w:val="1"/>
            <w:iCs w:val="1"/>
            <w:caps w:val="0"/>
            <w:smallCaps w:val="0"/>
            <w:outline w:val="0"/>
            <w:color w:val="a6a6a6"/>
            <w:sz w:val="48"/>
            <w:szCs w:val="48"/>
            <w:u w:color="a6a6a6"/>
            <w:rtl w:val="0"/>
            <w:lang w:val="en-US"/>
            <w14:textFill>
              <w14:solidFill>
                <w14:srgbClr w14:val="A6A6A6"/>
              </w14:solidFill>
            </w14:textFill>
          </w:rPr>
          <w:delText>[Template]</w:delText>
        </w:r>
      </w:del>
    </w:p>
    <w:p>
      <w:pPr>
        <w:pStyle w:val="Heading"/>
        <w:spacing w:before="322" w:after="322"/>
      </w:pPr>
      <w:r>
        <w:rPr>
          <w:rFonts w:ascii="Aptos Display" w:cs="Aptos Display" w:hAnsi="Aptos Display" w:eastAsia="Aptos Display"/>
          <w:b w:val="1"/>
          <w:bCs w:val="1"/>
          <w:sz w:val="48"/>
          <w:szCs w:val="48"/>
          <w:rtl w:val="0"/>
          <w:lang w:val="en-US"/>
        </w:rPr>
        <w:t>Project Planning &amp; Management Document</w:t>
      </w: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1. Project Overview</w:t>
      </w:r>
    </w:p>
    <w:p>
      <w:pPr>
        <w:pStyle w:val="Default"/>
        <w:suppressAutoHyphens w:val="1"/>
        <w:spacing w:before="0" w:line="240" w:lineRule="auto"/>
        <w:jc w:val="left"/>
        <w:rPr>
          <w:del w:id="1" w:date="2026-04-06T16:08:52Z" w:author="Siya Mittal"/>
          <w:outline w:val="0"/>
          <w:color w:val="131313"/>
          <w:sz w:val="32"/>
          <w:szCs w:val="32"/>
          <w:u w:color="7f7f7f"/>
          <w14:textFill>
            <w14:solidFill>
              <w14:srgbClr w14:val="141413"/>
            </w14:solidFill>
          </w14:textFill>
        </w:rPr>
      </w:pPr>
      <w:ins w:id="2" w:date="2026-04-06T16:09:34Z" w:author="Siya Mittal">
        <w:r>
          <w:rPr>
            <w:outline w:val="0"/>
            <w:color w:val="131313"/>
            <w:sz w:val="32"/>
            <w:szCs w:val="32"/>
            <w:rtl w:val="0"/>
            <w:lang w:val="en-US"/>
            <w14:textFill>
              <w14:solidFill>
                <w14:srgbClr w14:val="141413"/>
              </w14:solidFill>
            </w14:textFill>
          </w:rPr>
          <w:t>A smart, modular hydroponic system for urban homes that automates plant care using an ESP32 microcontroller, real-time sensors, and a relay-controlled water pump. 3D printed modular pipes allow flexible, space-saving setup in any home environment. Monitor and control everything remotely through a companion mobile app, making home farming effortless and accessible.</w:t>
        </w:r>
      </w:ins>
      <w:del w:id="3" w:date="2026-04-06T16:08:52Z" w:author="Siya Mittal">
        <w:r>
          <w:rPr>
            <w:outline w:val="0"/>
            <w:color w:val="131313"/>
            <w:sz w:val="32"/>
            <w:szCs w:val="32"/>
            <w:u w:color="7f7f7f"/>
            <w:rtl w:val="0"/>
            <w:lang w:val="en-US"/>
            <w14:textFill>
              <w14:solidFill>
                <w14:srgbClr w14:val="141413"/>
              </w14:solidFill>
            </w14:textFill>
          </w:rPr>
          <w:delText xml:space="preserve">Project Title </w:delText>
        </w:r>
      </w:del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4" w:date="2026-04-06T16:08:52Z" w:author="Siya Mittal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Team Members &amp; Roles </w:delText>
        </w:r>
      </w:del>
    </w:p>
    <w:p>
      <w:pPr>
        <w:pStyle w:val="List Paragraph"/>
        <w:numPr>
          <w:ilvl w:val="0"/>
          <w:numId w:val="2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del w:id="5" w:date="2026-04-06T16:08:52Z" w:author="Siya Mittal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Brief Description (2</w:delText>
        </w:r>
      </w:del>
      <w:del w:id="6" w:date="2026-04-06T16:08:52Z" w:author="Siya Mittal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–</w:delText>
        </w:r>
      </w:del>
      <w:del w:id="7" w:date="2026-04-06T16:08:52Z" w:author="Siya Mittal">
        <w:r>
          <w:rPr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 xml:space="preserve">3 lines) 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2. Team Roles &amp; Responsibilities</w:t>
      </w:r>
    </w:p>
    <w:tbl>
      <w:tblPr>
        <w:tblW w:w="94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2715"/>
        <w:gridCol w:w="1940"/>
        <w:gridCol w:w="4814"/>
      </w:tblGrid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271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Member Name</w:t>
            </w:r>
          </w:p>
        </w:tc>
        <w:tc>
          <w:tcPr>
            <w:tcW w:type="dxa" w:w="194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Role</w:t>
            </w:r>
          </w:p>
        </w:tc>
        <w:tc>
          <w:tcPr>
            <w:tcW w:type="dxa" w:w="481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Responsibilities</w:t>
            </w:r>
          </w:p>
        </w:tc>
      </w:tr>
      <w:tr>
        <w:tblPrEx>
          <w:shd w:val="clear" w:color="auto" w:fill="cad1d7"/>
        </w:tblPrEx>
        <w:trPr>
          <w:trHeight w:val="1446" w:hRule="atLeast"/>
        </w:trPr>
        <w:tc>
          <w:tcPr>
            <w:tcW w:type="dxa" w:w="271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Siya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Megha</w:t>
            </w:r>
          </w:p>
        </w:tc>
        <w:tc>
          <w:tcPr>
            <w:tcW w:type="dxa" w:w="194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 software developer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Coder</w:t>
            </w:r>
          </w:p>
        </w:tc>
        <w:tc>
          <w:tcPr>
            <w:tcW w:type="dxa" w:w="4814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 layout and circuit making, documentation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Coding and mechanism structure, documentation</w:t>
            </w:r>
          </w:p>
        </w:tc>
      </w:tr>
    </w:tbl>
    <w:p>
      <w:pPr>
        <w:pStyle w:val="Heading 3"/>
        <w:widowControl w:val="0"/>
        <w:spacing w:before="281" w:after="281" w:line="240" w:lineRule="auto"/>
      </w:pPr>
    </w:p>
    <w:p>
      <w:pPr>
        <w:pStyle w:val="Body"/>
        <w:spacing w:before="240" w:after="240"/>
        <w:rPr>
          <w:del w:id="8" w:date="2026-04-06T16:21:04Z" w:author="Siya Mittal"/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9" w:date="2026-04-06T16:21:04Z" w:author="Siya Mittal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ja-JP" w:eastAsia="ja-JP"/>
            <w14:textFill>
              <w14:solidFill>
                <w14:srgbClr w14:val="7F7F7F"/>
              </w14:solidFill>
            </w14:textFill>
          </w:rPr>
          <w:delText xml:space="preserve">👉 </w:delText>
        </w:r>
      </w:del>
      <w:del w:id="10" w:date="2026-04-06T16:21:04Z" w:author="Siya Mittal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Clearly define who is responsible for what (software, electronics, documentation, etc.)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3. Project Timeline &amp; Milestones</w:t>
      </w:r>
    </w:p>
    <w:tbl>
      <w:tblPr>
        <w:tblW w:w="9471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1d7"/>
        <w:tblLayout w:type="fixed"/>
      </w:tblPr>
      <w:tblGrid>
        <w:gridCol w:w="1020"/>
        <w:gridCol w:w="3285"/>
        <w:gridCol w:w="3437"/>
        <w:gridCol w:w="1729"/>
      </w:tblGrid>
      <w:tr>
        <w:tblPrEx>
          <w:shd w:val="clear" w:color="auto" w:fill="cad1d7"/>
        </w:tblPrEx>
        <w:trPr>
          <w:trHeight w:val="310" w:hRule="atLeast"/>
        </w:trPr>
        <w:tc>
          <w:tcPr>
            <w:tcW w:type="dxa" w:w="102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Week</w:t>
            </w:r>
          </w:p>
        </w:tc>
        <w:tc>
          <w:tcPr>
            <w:tcW w:type="dxa" w:w="328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Goals</w:t>
            </w:r>
          </w:p>
        </w:tc>
        <w:tc>
          <w:tcPr>
            <w:tcW w:type="dxa" w:w="3437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Deliverables</w:t>
            </w:r>
          </w:p>
        </w:tc>
        <w:tc>
          <w:tcPr>
            <w:tcW w:type="dxa" w:w="172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  <w:jc w:val="center"/>
            </w:pPr>
            <w:r>
              <w:rPr>
                <w:rFonts w:ascii="Aptos Display" w:cs="Aptos Display" w:hAnsi="Aptos Display" w:eastAsia="Aptos Display"/>
                <w:b w:val="1"/>
                <w:bCs w:val="1"/>
                <w:shd w:val="nil" w:color="auto" w:fill="auto"/>
                <w:rtl w:val="0"/>
                <w:lang w:val="en-US"/>
              </w:rPr>
              <w:t>Status</w:t>
            </w:r>
          </w:p>
        </w:tc>
      </w:tr>
      <w:tr>
        <w:tblPrEx>
          <w:shd w:val="clear" w:color="auto" w:fill="cad1d7"/>
        </w:tblPrEx>
        <w:trPr>
          <w:trHeight w:val="3389" w:hRule="atLeast"/>
        </w:trPr>
        <w:tc>
          <w:tcPr>
            <w:tcW w:type="dxa" w:w="102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Week 0</w:t>
            </w:r>
          </w:p>
        </w:tc>
        <w:tc>
          <w:tcPr>
            <w:tcW w:type="dxa" w:w="328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Component procurement + Testing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Code Writing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Sketches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Blender models + 3d prints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 Layout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Motor pump(readymade/ dc motor)</w:t>
            </w:r>
          </w:p>
        </w:tc>
        <w:tc>
          <w:tcPr>
            <w:tcW w:type="dxa" w:w="3437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Final code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Sketches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Final hydroponic pipe structure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 layout</w:t>
            </w:r>
          </w:p>
        </w:tc>
        <w:tc>
          <w:tcPr>
            <w:tcW w:type="dxa" w:w="172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ad1d7"/>
        </w:tblPrEx>
        <w:trPr>
          <w:trHeight w:val="2418" w:hRule="atLeast"/>
        </w:trPr>
        <w:tc>
          <w:tcPr>
            <w:tcW w:type="dxa" w:w="1020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Week 1</w:t>
            </w:r>
          </w:p>
        </w:tc>
        <w:tc>
          <w:tcPr>
            <w:tcW w:type="dxa" w:w="3285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Final circuit building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Integrating with hydroponic structure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Individual component testing within the structure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App coding</w:t>
            </w:r>
          </w:p>
        </w:tc>
        <w:tc>
          <w:tcPr>
            <w:tcW w:type="dxa" w:w="3437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Full working hydroponic structure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160" w:line="279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ptos Display" w:cs="Aptos Display" w:hAnsi="Aptos Display" w:eastAsia="Aptos Display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Complete working app</w:t>
            </w:r>
          </w:p>
        </w:tc>
        <w:tc>
          <w:tcPr>
            <w:tcW w:type="dxa" w:w="1729"/>
            <w:tcBorders>
              <w:top w:val="single" w:color="000000" w:sz="12" w:space="0" w:shadow="0" w:frame="0"/>
              <w:left w:val="single" w:color="000000" w:sz="12" w:space="0" w:shadow="0" w:frame="0"/>
              <w:bottom w:val="single" w:color="000000" w:sz="12" w:space="0" w:shadow="0" w:frame="0"/>
              <w:right w:val="single" w:color="000000" w:sz="1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Heading 3"/>
        <w:widowControl w:val="0"/>
        <w:spacing w:before="281" w:after="281" w:line="240" w:lineRule="auto"/>
      </w:pPr>
    </w:p>
    <w:p>
      <w:pPr>
        <w:pStyle w:val="Body"/>
        <w:spacing w:before="240" w:after="240"/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del w:id="11" w:date="2026-04-06T16:20:58Z" w:author="Siya Mittal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ja-JP" w:eastAsia="ja-JP"/>
            <w14:textFill>
              <w14:solidFill>
                <w14:srgbClr w14:val="7F7F7F"/>
              </w14:solidFill>
            </w14:textFill>
          </w:rPr>
          <w:delText xml:space="preserve">👉 </w:delText>
        </w:r>
      </w:del>
      <w:del w:id="12" w:date="2026-04-06T16:20:58Z" w:author="Siya Mittal">
        <w:r>
          <w:rPr>
            <w:rFonts w:ascii="Aptos Display" w:cs="Aptos Display" w:hAnsi="Aptos Display" w:eastAsia="Aptos Display"/>
            <w:i w:val="1"/>
            <w:iCs w:val="1"/>
            <w:outline w:val="0"/>
            <w:color w:val="7f7f7f"/>
            <w:u w:color="7f7f7f"/>
            <w:rtl w:val="0"/>
            <w:lang w:val="en-US"/>
            <w14:textFill>
              <w14:solidFill>
                <w14:srgbClr w14:val="7F7F7F"/>
              </w14:solidFill>
            </w14:textFill>
          </w:rPr>
          <w:delText>Break project into weekly achievable goals</w:delText>
        </w:r>
      </w:del>
    </w:p>
    <w:p>
      <w:pPr>
        <w:pStyle w:val="Body"/>
      </w:pPr>
    </w:p>
    <w:p>
      <w:pPr>
        <w:pStyle w:val="Heading 3"/>
        <w:spacing w:before="281" w:after="281"/>
      </w:pPr>
      <w:r>
        <w:rPr>
          <w:rFonts w:ascii="Aptos Display" w:cs="Aptos Display" w:hAnsi="Aptos Display" w:eastAsia="Aptos Display"/>
          <w:b w:val="1"/>
          <w:bCs w:val="1"/>
          <w:rtl w:val="0"/>
          <w:lang w:val="en-US"/>
        </w:rPr>
        <w:t>4. Weekly Progress Log</w:t>
      </w:r>
    </w:p>
    <w:p>
      <w:pPr>
        <w:pStyle w:val="Body"/>
        <w:spacing w:before="240" w:after="240"/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A table for each week:</w:t>
      </w:r>
    </w:p>
    <w:p>
      <w:pPr>
        <w:pStyle w:val="Body"/>
        <w:spacing w:before="240" w:after="240"/>
        <w:rPr>
          <w:rFonts w:ascii="Aptos Display" w:cs="Aptos Display" w:hAnsi="Aptos Display" w:eastAsia="Aptos Display"/>
          <w:b w:val="1"/>
          <w:bCs w:val="1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pPr>
      <w:r>
        <w:rPr>
          <w:rFonts w:ascii="Aptos Display" w:cs="Aptos Display" w:hAnsi="Aptos Display" w:eastAsia="Aptos Display"/>
          <w:b w:val="1"/>
          <w:bCs w:val="1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Week X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Planned Tasks: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Completed Tasks: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Challenges Faced: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Solutions: </w:t>
      </w:r>
    </w:p>
    <w:p>
      <w:pPr>
        <w:pStyle w:val="List Paragraph"/>
        <w:numPr>
          <w:ilvl w:val="0"/>
          <w:numId w:val="4"/>
        </w:numPr>
        <w:bidi w:val="0"/>
        <w:spacing w:after="0"/>
        <w:ind w:right="0"/>
        <w:jc w:val="left"/>
        <w:rPr>
          <w:i w:val="1"/>
          <w:iCs w:val="1"/>
          <w:outline w:val="0"/>
          <w:color w:val="7f7f7f"/>
          <w:rtl w:val="0"/>
          <w:lang w:val="en-US"/>
          <w14:textFill>
            <w14:solidFill>
              <w14:srgbClr w14:val="7F7F7F"/>
            </w14:solidFill>
          </w14:textFill>
        </w:rPr>
      </w:pPr>
      <w:r>
        <w:rPr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 xml:space="preserve">Next Steps: </w:t>
      </w:r>
    </w:p>
    <w:p>
      <w:pPr>
        <w:pStyle w:val="Body"/>
        <w:spacing w:before="240" w:after="240"/>
      </w:pP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ja-JP" w:eastAsia="ja-JP"/>
          <w14:textFill>
            <w14:solidFill>
              <w14:srgbClr w14:val="7F7F7F"/>
            </w14:solidFill>
          </w14:textFill>
        </w:rPr>
        <w:t xml:space="preserve">👉 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Encourage honesty here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—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:rtl w:val="0"/>
          <w:lang w:val="en-US"/>
          <w14:textFill>
            <w14:solidFill>
              <w14:srgbClr w14:val="7F7F7F"/>
            </w14:solidFill>
          </w14:textFill>
        </w:rPr>
        <w:t>failures are important learning</w:t>
      </w:r>
      <w:r>
        <w:rPr>
          <w:rFonts w:ascii="Aptos Display" w:cs="Aptos Display" w:hAnsi="Aptos Display" w:eastAsia="Aptos Display"/>
          <w:i w:val="1"/>
          <w:iCs w:val="1"/>
          <w:outline w:val="0"/>
          <w:color w:val="7f7f7f"/>
          <w:u w:color="7f7f7f"/>
          <w14:textFill>
            <w14:solidFill>
              <w14:srgbClr w14:val="7F7F7F"/>
            </w14:solidFill>
          </w14:textFill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 Display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80" w:line="279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40"/>
      <w:szCs w:val="40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79" w:lineRule="auto"/>
      <w:ind w:left="0" w:right="0" w:firstLine="0"/>
      <w:jc w:val="left"/>
      <w:outlineLvl w:val="2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:lang w:val="en-US"/>
      <w14:textOutline>
        <w14:noFill/>
      </w14:textOutline>
      <w14:textFill>
        <w14:solidFill>
          <w14:srgbClr w14:val="0F4761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9" w:lineRule="auto"/>
      <w:ind w:left="720" w:right="0" w:firstLine="0"/>
      <w:jc w:val="left"/>
      <w:outlineLvl w:val="9"/>
    </w:pPr>
    <w:rPr>
      <w:rFonts w:ascii="Aptos Display" w:cs="Aptos Display" w:hAnsi="Aptos Display" w:eastAsia="Aptos Displa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 Display"/>
            <a:ea typeface="Aptos Display"/>
            <a:cs typeface="Aptos Display"/>
            <a:sym typeface="Aptos Displa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